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Institutional Operations Report</w:t>
      </w:r>
    </w:p>
    <w:p>
      <w:pPr>
        <w:jc w:val="center"/>
      </w:pPr>
      <w:r>
        <w:rPr>
          <w:b/>
        </w:rPr>
        <w:t>SYNTHETIC TEST DATA</w:t>
      </w:r>
    </w:p>
    <w:p>
      <w:r>
        <w:br w:type="page"/>
      </w:r>
    </w:p>
    <w:p>
      <w:pPr>
        <w:pStyle w:val="Heading1"/>
      </w:pPr>
      <w:r>
        <w:t>Table of Contents</w:t>
      </w:r>
    </w:p>
    <w:p>
      <w:fldSimple w:instr="TOC \o &quot;1-3&quot; \h \z \u"/>
    </w:p>
    <w:p>
      <w:pPr>
        <w:pStyle w:val="Heading1"/>
      </w:pPr>
      <w:r>
        <w:t>1. Executive Summary</w:t>
      </w:r>
    </w:p>
    <w:p>
      <w:r>
        <w:t xml:space="preserve">This synthetic report exercises common institutional document structures. </w:t>
      </w:r>
      <w:hyperlink r:id="rId11">
        <w:r>
          <w:rPr>
            <w:color w:val="0563C1"/>
            <w:u w:val="single"/>
          </w:rPr>
          <w:t>KHZ local documentation</w:t>
        </w:r>
      </w:hyperlink>
    </w:p>
    <w:p>
      <w:pPr>
        <w:pStyle w:val="Heading2"/>
      </w:pPr>
      <w:r>
        <w:t>1.1 Scope</w:t>
      </w:r>
    </w:p>
    <w:p>
      <w:r>
        <w:t>The fixture contains styles, tables, images, headers, footers, lists, comments, tracked changes, and fields.</w:t>
      </w:r>
      <w:ins w:author="KHZ Synthetic Fixture" w:date="2026-08-31T12:00:00Z">
        <w:r>
          <w:t> Inserted synthetic tracked-change text.</w:t>
        </w:r>
      </w:ins>
    </w:p>
    <w:p>
      <w:pPr>
        <w:pStyle w:val="ListBullet"/>
      </w:pPr>
      <w:r>
        <w:t>Operational continuity</w:t>
      </w:r>
    </w:p>
    <w:p>
      <w:pPr>
        <w:pStyle w:val="ListBullet"/>
      </w:pPr>
      <w:r>
        <w:t>Evidence-based verification</w:t>
      </w:r>
    </w:p>
    <w:p>
      <w:pPr>
        <w:pStyle w:val="ListNumber"/>
      </w:pPr>
      <w:r>
        <w:t>Create backup</w:t>
      </w:r>
    </w:p>
    <w:p>
      <w:pPr>
        <w:pStyle w:val="ListNumber"/>
      </w:pPr>
      <w:r>
        <w:t>Validate backup</w:t>
      </w:r>
    </w:p>
    <w:p>
      <w:pPr>
        <w:pStyle w:val="Heading1"/>
      </w:pPr>
      <w:r>
        <w:t>2.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>
              <w:t>Department</w:t>
            </w:r>
          </w:p>
        </w:tc>
        <w:tc>
          <w:tcPr>
            <w:tcW w:type="dxa" w:w="2412"/>
          </w:tcPr>
          <w:p>
            <w:r>
              <w:t>Cases</w:t>
            </w:r>
          </w:p>
        </w:tc>
        <w:tc>
          <w:tcPr>
            <w:tcW w:type="dxa" w:w="2412"/>
          </w:tcPr>
          <w:p>
            <w:r>
              <w:t>Average Time</w:t>
            </w:r>
          </w:p>
        </w:tc>
        <w:tc>
          <w:tcPr>
            <w:tcW w:type="dxa" w:w="2412"/>
          </w:tcPr>
          <w:p>
            <w:r>
              <w:t>Status</w:t>
            </w:r>
          </w:p>
        </w:tc>
      </w:tr>
      <w:tr>
        <w:tc>
          <w:tcPr>
            <w:tcW w:type="dxa" w:w="2412"/>
          </w:tcPr>
          <w:p>
            <w:r>
              <w:t>Operations</w:t>
            </w:r>
          </w:p>
        </w:tc>
        <w:tc>
          <w:tcPr>
            <w:tcW w:type="dxa" w:w="2412"/>
          </w:tcPr>
          <w:p>
            <w:r>
              <w:t>124</w:t>
            </w:r>
          </w:p>
        </w:tc>
        <w:tc>
          <w:tcPr>
            <w:tcW w:type="dxa" w:w="2412"/>
          </w:tcPr>
          <w:p>
            <w:r>
              <w:t>3.4</w:t>
            </w:r>
          </w:p>
        </w:tc>
        <w:tc>
          <w:tcPr>
            <w:tcW w:type="dxa" w:w="2412"/>
          </w:tcPr>
          <w:p>
            <w:r>
              <w:t>On target</w:t>
            </w:r>
          </w:p>
        </w:tc>
      </w:tr>
      <w:tr>
        <w:tc>
          <w:tcPr>
            <w:tcW w:type="dxa" w:w="2412"/>
          </w:tcPr>
          <w:p>
            <w:r>
              <w:t>Finance</w:t>
            </w:r>
          </w:p>
        </w:tc>
        <w:tc>
          <w:tcPr>
            <w:tcW w:type="dxa" w:w="2412"/>
          </w:tcPr>
          <w:p>
            <w:r>
              <w:t>87</w:t>
            </w:r>
          </w:p>
        </w:tc>
        <w:tc>
          <w:tcPr>
            <w:tcW w:type="dxa" w:w="2412"/>
          </w:tcPr>
          <w:p>
            <w:r>
              <w:t>2.1</w:t>
            </w:r>
          </w:p>
        </w:tc>
        <w:tc>
          <w:tcPr>
            <w:tcW w:type="dxa" w:w="2412"/>
          </w:tcPr>
          <w:p>
            <w:r>
              <w:t>On target</w:t>
            </w:r>
          </w:p>
        </w:tc>
      </w:tr>
      <w:tr>
        <w:tc>
          <w:tcPr>
            <w:tcW w:type="dxa" w:w="2412"/>
          </w:tcPr>
          <w:p>
            <w:r>
              <w:t>Quality</w:t>
            </w:r>
          </w:p>
        </w:tc>
        <w:tc>
          <w:tcPr>
            <w:tcW w:type="dxa" w:w="2412"/>
          </w:tcPr>
          <w:p>
            <w:r>
              <w:t>33</w:t>
            </w:r>
          </w:p>
        </w:tc>
        <w:tc>
          <w:tcPr>
            <w:tcW w:type="dxa" w:w="2412"/>
          </w:tcPr>
          <w:p>
            <w:r>
              <w:t>5.0</w:t>
            </w:r>
          </w:p>
        </w:tc>
        <w:tc>
          <w:tcPr>
            <w:tcW w:type="dxa" w:w="2412"/>
          </w:tcPr>
          <w:p>
            <w:r>
              <w:t>Review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914400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nthetic-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Figure 1. Synthetic fixture image</w:t>
      </w:r>
    </w:p>
    <w:p>
      <w:pPr>
        <w:pStyle w:val="Heading1"/>
      </w:pPr>
      <w:r>
        <w:t>3. Review</w:t>
      </w:r>
    </w:p>
    <w:p>
      <w:commentRangeStart w:id="0"/>
      <w:r>
        <w:t>Review note target sentence for comment testing.</w:t>
      </w:r>
      <w:commentRangeEnd w:id="0"/>
      <w:r>
        <w:rPr>
          <w:rStyle w:val="CommentReference"/>
        </w:rPr>
        <w:commentReference w:id="0"/>
      </w:r>
    </w:p>
    <w:p>
      <w:pPr>
        <w:sectPr>
          <w:headerReference w:type="default" r:id="rId9"/>
          <w:footerReference w:type="default" r:id="rId10"/>
          <w:pgSz w:w="12240" w:h="15840"/>
          <w:pgMar w:top="1152" w:right="1296" w:bottom="1152" w:left="1296" w:header="720" w:footer="720" w:gutter="0"/>
          <w:cols w:space="720"/>
          <w:docGrid w:linePitch="360"/>
        </w:sectPr>
      </w:pP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KHZ QA" w:initials="KQ" w:date="2026-08-31T13:17:07Z">
    <w:p>
      <w:pPr>
        <w:pStyle w:val="CommentText"/>
      </w:pPr>
      <w:r>
        <w:rPr>
          <w:rStyle w:val="CommentReference"/>
        </w:rPr>
        <w:annotationRef/>
      </w:r>
      <w:r>
        <w:t>Synthetic reviewer comment.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Confidential fixture - Page </w:t>
    </w: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SYNTHETIC TEST DATA | KHZ Institutional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example.invalid/khz" TargetMode="External"/><Relationship Id="rId12" Type="http://schemas.openxmlformats.org/officeDocument/2006/relationships/image" Target="media/image1.png"/><Relationship Id="rId13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