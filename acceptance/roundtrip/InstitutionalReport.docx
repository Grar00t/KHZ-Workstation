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5.xml" ContentType="application/vnd.openxmlformats-officedocument.wordprocessingml.footer+xml"/>
  <Override PartName="/word/media/image1.png" ContentType="image/png"/>
  <Override PartName="/word/header4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_rels/document.xml.rels" ContentType="application/vnd.openxmlformats-package.relationship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5.xml" ContentType="application/vnd.openxmlformats-officedocument.wordprocessingml.head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sz w:val="48"/>
        </w:rPr>
        <w:t>Institutional Operations Report</w:t>
      </w:r>
    </w:p>
    <w:p>
      <w:pPr>
        <w:pStyle w:val="Normal"/>
        <w:jc w:val="center"/>
        <w:rPr/>
      </w:pPr>
      <w:r>
        <w:rPr>
          <w:b/>
        </w:rPr>
        <w:t>SYNTHETIC TEST DATA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Table of Contents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1. Executive Summary</w:t>
      </w:r>
    </w:p>
    <w:p>
      <w:pPr>
        <w:pStyle w:val="Normal"/>
        <w:rPr/>
      </w:pPr>
      <w:r>
        <w:rPr/>
        <w:t xml:space="preserve">This synthetic report exercises common institutional document structures. </w:t>
      </w:r>
      <w:hyperlink r:id="rId2">
        <w:r>
          <w:rPr>
            <w:rStyle w:val="Style"/>
            <w:color w:themeColor="accent1" w:themeShade="bf" w:val="0563C1"/>
            <w:u w:val="single"/>
          </w:rPr>
          <w:t>KHZ local documentation</w:t>
        </w:r>
      </w:hyperlink>
    </w:p>
    <w:p>
      <w:pPr>
        <w:pStyle w:val="Heading2"/>
        <w:rPr/>
      </w:pPr>
      <w:r>
        <w:rPr/>
        <w:t>1.1 Scope</w:t>
      </w:r>
    </w:p>
    <w:p>
      <w:pPr>
        <w:pStyle w:val="Normal"/>
        <w:rPr/>
      </w:pPr>
      <w:r>
        <w:rPr/>
        <w:t>The fixture contains styles, tables, images, headers, footers, lists, comments, tracked changes, and fields.</w:t>
      </w:r>
      <w:ins w:id="0" w:author="KHZ Synthetic Fixture" w:date="2026-08-31T12:00:00Z">
        <w:r>
          <w:rPr/>
          <w:t>Inserted synthetic tracked-change text.</w:t>
        </w:r>
      </w:ins>
    </w:p>
    <w:p>
      <w:pPr>
        <w:pStyle w:val="ListBullet"/>
        <w:numPr>
          <w:ilvl w:val="0"/>
          <w:numId w:val="1"/>
        </w:numPr>
        <w:rPr/>
      </w:pPr>
      <w:r>
        <w:rPr/>
        <w:t>Operational continuity</w:t>
      </w:r>
    </w:p>
    <w:p>
      <w:pPr>
        <w:pStyle w:val="ListBullet"/>
        <w:numPr>
          <w:ilvl w:val="0"/>
          <w:numId w:val="1"/>
        </w:numPr>
        <w:rPr/>
      </w:pPr>
      <w:r>
        <w:rPr/>
        <w:t>Evidence-based verification</w:t>
      </w:r>
    </w:p>
    <w:p>
      <w:pPr>
        <w:pStyle w:val="ListNumber"/>
        <w:numPr>
          <w:ilvl w:val="0"/>
          <w:numId w:val="4"/>
        </w:numPr>
        <w:rPr/>
      </w:pPr>
      <w:r>
        <w:rPr/>
        <w:t>Create backup</w:t>
      </w:r>
    </w:p>
    <w:p>
      <w:pPr>
        <w:pStyle w:val="ListNumber"/>
        <w:numPr>
          <w:ilvl w:val="0"/>
          <w:numId w:val="4"/>
        </w:numPr>
        <w:rPr/>
      </w:pPr>
      <w:r>
        <w:rPr/>
        <w:t>Validate backup</w:t>
      </w:r>
    </w:p>
    <w:p>
      <w:pPr>
        <w:pStyle w:val="Heading1"/>
        <w:rPr/>
      </w:pPr>
      <w:r>
        <w:rPr/>
        <w:t>2. Metrics</w:t>
      </w:r>
    </w:p>
    <w:tbl>
      <w:tblPr>
        <w:tblStyle w:val="TableGrid"/>
        <w:tblW w:w="964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412"/>
        <w:gridCol w:w="2412"/>
        <w:gridCol w:w="2412"/>
        <w:gridCol w:w="2411"/>
      </w:tblGrid>
      <w:tr>
        <w:trPr/>
        <w:tc>
          <w:tcPr>
            <w:tcW w:w="24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Department</w:t>
            </w:r>
          </w:p>
        </w:tc>
        <w:tc>
          <w:tcPr>
            <w:tcW w:w="24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Cases</w:t>
            </w:r>
          </w:p>
        </w:tc>
        <w:tc>
          <w:tcPr>
            <w:tcW w:w="24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Average Time</w:t>
            </w:r>
          </w:p>
        </w:tc>
        <w:tc>
          <w:tcPr>
            <w:tcW w:w="24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Status</w:t>
            </w:r>
          </w:p>
        </w:tc>
      </w:tr>
      <w:tr>
        <w:trPr/>
        <w:tc>
          <w:tcPr>
            <w:tcW w:w="24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Operations</w:t>
            </w:r>
          </w:p>
        </w:tc>
        <w:tc>
          <w:tcPr>
            <w:tcW w:w="24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124</w:t>
            </w:r>
          </w:p>
        </w:tc>
        <w:tc>
          <w:tcPr>
            <w:tcW w:w="24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3.4</w:t>
            </w:r>
          </w:p>
        </w:tc>
        <w:tc>
          <w:tcPr>
            <w:tcW w:w="24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On target</w:t>
            </w:r>
          </w:p>
        </w:tc>
      </w:tr>
      <w:tr>
        <w:trPr/>
        <w:tc>
          <w:tcPr>
            <w:tcW w:w="24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Finance</w:t>
            </w:r>
          </w:p>
        </w:tc>
        <w:tc>
          <w:tcPr>
            <w:tcW w:w="24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87</w:t>
            </w:r>
          </w:p>
        </w:tc>
        <w:tc>
          <w:tcPr>
            <w:tcW w:w="24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2.1</w:t>
            </w:r>
          </w:p>
        </w:tc>
        <w:tc>
          <w:tcPr>
            <w:tcW w:w="24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On target</w:t>
            </w:r>
          </w:p>
        </w:tc>
      </w:tr>
      <w:tr>
        <w:trPr/>
        <w:tc>
          <w:tcPr>
            <w:tcW w:w="24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Quality</w:t>
            </w:r>
          </w:p>
        </w:tc>
        <w:tc>
          <w:tcPr>
            <w:tcW w:w="24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33</w:t>
            </w:r>
          </w:p>
        </w:tc>
        <w:tc>
          <w:tcPr>
            <w:tcW w:w="24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5.0</w:t>
            </w:r>
          </w:p>
        </w:tc>
        <w:tc>
          <w:tcPr>
            <w:tcW w:w="24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Review</w:t>
            </w:r>
          </w:p>
        </w:tc>
      </w:tr>
    </w:tbl>
    <w:p>
      <w:pPr>
        <w:pStyle w:val="Normal"/>
        <w:rPr/>
      </w:pPr>
      <w:r>
        <w:rPr/>
        <w:drawing>
          <wp:inline distT="0" distB="0" distL="0" distR="0">
            <wp:extent cx="914400" cy="457200"/>
            <wp:effectExtent l="0" t="0" r="0" b="0"/>
            <wp:docPr id="1" name="Picture 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rPr/>
      </w:pPr>
      <w:r>
        <w:rPr/>
        <w:t>Figure 1. Synthetic fixture image</w:t>
      </w:r>
    </w:p>
    <w:p>
      <w:pPr>
        <w:pStyle w:val="Heading1"/>
        <w:rPr/>
      </w:pPr>
      <w:r>
        <w:rPr/>
        <w:t>3. Review</w:t>
      </w:r>
    </w:p>
    <w:p>
      <w:pPr>
        <w:sectPr>
          <w:headerReference w:type="even" r:id="rId4"/>
          <w:headerReference w:type="default" r:id="rId5"/>
          <w:headerReference w:type="first" r:id="rId6"/>
          <w:footerReference w:type="even" r:id="rId7"/>
          <w:footerReference w:type="default" r:id="rId8"/>
          <w:footerReference w:type="first" r:id="rId9"/>
          <w:type w:val="nextPage"/>
          <w:pgSz w:w="12240" w:h="15840"/>
          <w:pgMar w:left="1296" w:right="1296" w:gutter="0" w:header="720" w:top="1152" w:footer="720" w:bottom="1152"/>
          <w:pgNumType w:fmt="decimal"/>
          <w:formProt w:val="false"/>
          <w:textDirection w:val="lrTb"/>
          <w:docGrid w:type="default" w:linePitch="360" w:charSpace="4096"/>
        </w:sectPr>
        <w:pStyle w:val="Normal"/>
        <w:rPr/>
      </w:pPr>
      <w:commentRangeStart w:id="0"/>
      <w:r>
        <w:rPr/>
        <w:t>Review note target sentence for comment testing.</w:t>
      </w:r>
      <w:commentRangeEnd w:id="0"/>
      <w:r>
        <w:commentReference w:id="0"/>
      </w: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before="0" w:after="200"/>
        <w:rPr/>
      </w:pPr>
      <w:r>
        <w:rPr/>
        <w:t>KHZ ROUNDTRIP MARKER 2026-08-31</w:t>
      </w:r>
    </w:p>
    <w:sectPr>
      <w:headerReference w:type="default" r:id="rId10"/>
      <w:headerReference w:type="first" r:id="rId11"/>
      <w:footerReference w:type="default" r:id="rId12"/>
      <w:footerReference w:type="first" r:id="rId13"/>
      <w:type w:val="nextPage"/>
      <w:pgSz w:w="12240" w:h="15840"/>
      <w:pgMar w:left="1296" w:right="1296" w:gutter="0" w:header="720" w:top="1152" w:footer="720" w:bottom="1152"/>
      <w:pgNumType w:fmt="decimal"/>
      <w:formProt w:val="false"/>
      <w:textDirection w:val="lrTb"/>
      <w:docGrid w:type="default" w:linePitch="360" w:charSpace="4096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KHZ QA" w:date="2026-08-31T13:17:07Z" w:initials="KQ">
    <w:p>
      <w:pPr>
        <w:overflowPunct w:val="false"/>
        <w:spacing w:before="0" w:after="0" w:lineRule="auto" w:line="240"/>
        <w:rPr/>
      </w:pPr>
      <w:r>
        <w:rPr>
          <w:rFonts w:cs="DejaVu Sans" w:ascii="Liberation Serif" w:hAnsi="Liberation Serif" w:eastAsia="DejaVu Sans"/>
          <w:sz w:val="24"/>
          <w:szCs w:val="24"/>
          <w:lang w:bidi="en-US" w:eastAsia="en-US" w:val="en-US"/>
        </w:rPr>
        <w:t>Synthetic reviewer comment.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t xml:space="preserve">Confidential fixture -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t xml:space="preserve">Confidential fixture -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t xml:space="preserve">Confidential fixture -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/>
      <w:t>SYNTHETIC TEST DATA | KHZ Institutional Report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/>
      <w:t>SYNTHETIC TEST DATA | KHZ Institutional Report</w: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/>
      <w:t>SYNTHETIC TEST DATA | KHZ Institutional Report</w:t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example.invalid/khz" TargetMode="External"/><Relationship Id="rId3" Type="http://schemas.openxmlformats.org/officeDocument/2006/relationships/image" Target="media/image1.pn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header" Target="header4.xml"/><Relationship Id="rId11" Type="http://schemas.openxmlformats.org/officeDocument/2006/relationships/header" Target="header5.xml"/><Relationship Id="rId12" Type="http://schemas.openxmlformats.org/officeDocument/2006/relationships/footer" Target="footer4.xml"/><Relationship Id="rId13" Type="http://schemas.openxmlformats.org/officeDocument/2006/relationships/footer" Target="footer5.xml"/><Relationship Id="rId14" Type="http://schemas.openxmlformats.org/officeDocument/2006/relationships/comments" Target="comments.xml"/><Relationship Id="rId15" Type="http://schemas.openxmlformats.org/officeDocument/2006/relationships/numbering" Target="numbering.xml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<Relationship Id="rId1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LibreOffice/25.2.3.2$Linux_X86_64 LibreOffice_project/520$Build-2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2026-08-31T13:37:22Z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